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修订稿 Revised Draft</w:t>
      </w:r>
    </w:p>
    <w:p>
      <w:r>
        <w:t xml:space="preserve">发布时间</w:t>
      </w:r>
      <w:ins w:id="1" w:author="A" w:date="2026-10-01T00:00:00Z">
        <w:r>
          <w:t xml:space="preserve">固定在每周三晚上</w:t>
        </w:r>
      </w:ins>
      <w:del w:id="2" w:author="A" w:date="2026-10-01T00:00:00Z">
        <w:r>
          <w:delText>随意安排</w:delText>
        </w:r>
      </w:del>
      <w:r>
        <w:t xml:space="preserve">。</w:t>
      </w:r>
    </w:p>
    <w:p>
      <w:r>
        <w:t xml:space="preserve">Keep </w:t>
      </w:r>
      <w:del w:id="3" w:author="A" w:date="2026-10-01T00:00:00Z">
        <w:r>
          <w:delText>five </w:delText>
        </w:r>
      </w:del>
      <w:ins w:id="4" w:author="A" w:date="2026-10-01T00:00:00Z">
        <w:r>
          <w:t xml:space="preserve">one </w:t>
        </w:r>
      </w:ins>
      <w:r>
        <w:t xml:space="preserve">trend at a time.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tle">
    <w:name w:val="Title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/Relationships>
</file>